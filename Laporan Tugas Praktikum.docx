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Nama               : Fikar Arfani Ramadhan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Kelas               : TI 1A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Nim                 : 2402023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Alamat Github: </w:t>
      </w:r>
      <w:ins w:author="Basuke Storm" w:id="0" w:date="2024-12-02T12:07:46Z">
        <w:r w:rsidDel="00000000" w:rsidR="00000000" w:rsidRPr="00000000">
          <w:rPr>
            <w:rtl w:val="0"/>
          </w:rPr>
          <w:t xml:space="preserve">https://github.com/Sakuraifikar/Sistem-Operasi-.git</w:t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2.499569773696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.4999723196042"/>
        <w:gridCol w:w="2299.4998903513006"/>
        <w:gridCol w:w="6142.499707102789"/>
        <w:tblGridChange w:id="0">
          <w:tblGrid>
            <w:gridCol w:w="580.4999723196042"/>
            <w:gridCol w:w="2299.4998903513006"/>
            <w:gridCol w:w="6142.499707102789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Laporan Tugas Praktikum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JENIS PRAKTIKUM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Manajemen 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ins w:author="Basuke Storm" w:id="1" w:date="2024-12-02T12:02:04Z">
              <w:r w:rsidDel="00000000" w:rsidR="00000000" w:rsidRPr="00000000">
                <w:rPr/>
                <w:drawing>
                  <wp:inline distB="114300" distT="114300" distL="114300" distR="114300">
                    <wp:extent cx="2234565" cy="597217"/>
                    <wp:effectExtent b="0" l="0" r="0" t="0"/>
                    <wp:docPr id="1" name="image3.jpg"/>
                    <a:graphic>
                      <a:graphicData uri="http://schemas.openxmlformats.org/drawingml/2006/picture">
                        <pic:pic>
                          <pic:nvPicPr>
                            <pic:cNvPr id="0" name="image3.jpg"/>
                            <pic:cNvPicPr preferRelativeResize="0"/>
                          </pic:nvPicPr>
                          <pic:blipFill>
                            <a:blip r:embed="rId6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34565" cy="597217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ins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Manajemen proses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ins w:author="Basuke Storm" w:id="2" w:date="2024-12-02T12:02:41Z">
              <w:r w:rsidDel="00000000" w:rsidR="00000000" w:rsidRPr="00000000">
                <w:rPr/>
                <w:drawing>
                  <wp:inline distB="114300" distT="114300" distL="114300" distR="114300">
                    <wp:extent cx="4514850" cy="1865947"/>
                    <wp:effectExtent b="0" l="0" r="0" t="0"/>
                    <wp:docPr id="3" name="image5.jpg"/>
                    <a:graphic>
                      <a:graphicData uri="http://schemas.openxmlformats.org/drawingml/2006/picture">
                        <pic:pic>
                          <pic:nvPicPr>
                            <pic:cNvPr id="0" name="image5.jpg"/>
                            <pic:cNvPicPr preferRelativeResize="0"/>
                          </pic:nvPicPr>
                          <pic:blipFill>
                            <a:blip r:embed="rId7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514850" cy="1865947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ins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Pengelolaan Izin 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ins w:author="Basuke Storm" w:id="3" w:date="2024-12-02T12:03:07Z">
              <w:r w:rsidDel="00000000" w:rsidR="00000000" w:rsidRPr="00000000">
                <w:rPr/>
                <w:drawing>
                  <wp:inline distB="114300" distT="114300" distL="114300" distR="114300">
                    <wp:extent cx="1545907" cy="402907"/>
                    <wp:effectExtent b="0" l="0" r="0" t="0"/>
                    <wp:docPr id="2" name="image1.jpg"/>
                    <a:graphic>
                      <a:graphicData uri="http://schemas.openxmlformats.org/drawingml/2006/picture">
                        <pic:pic>
                          <pic:nvPicPr>
                            <pic:cNvPr id="0" name="image1.jpg"/>
                            <pic:cNvPicPr preferRelativeResize="0"/>
                          </pic:nvPicPr>
                          <pic:blipFill>
                            <a:blip r:embed="rId8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545907" cy="402907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ins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Shell Scripting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77815" cy="1834515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7815" cy="18345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Manajemen Jaringan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23510" cy="1888807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3510" cy="18888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5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